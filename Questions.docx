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300" w:before="0" w:line="240" w:lineRule="auto"/>
        <w:contextualSpacing w:val="0"/>
      </w:pPr>
      <w:r w:rsidDel="00000000" w:rsidR="00000000" w:rsidRPr="00000000">
        <w:rPr>
          <w:rFonts w:ascii="Calibri" w:cs="Calibri" w:eastAsia="Calibri" w:hAnsi="Calibri"/>
          <w:b w:val="1"/>
          <w:sz w:val="24"/>
          <w:szCs w:val="24"/>
          <w:rtl w:val="0"/>
        </w:rPr>
        <w:t xml:space="preserve">The scenario</w:t>
      </w:r>
    </w:p>
    <w:p w:rsidR="00000000" w:rsidDel="00000000" w:rsidP="00000000" w:rsidRDefault="00000000" w:rsidRPr="00000000">
      <w:pPr>
        <w:spacing w:after="300" w:before="0" w:line="240" w:lineRule="auto"/>
        <w:contextualSpacing w:val="0"/>
      </w:pPr>
      <w:r w:rsidDel="00000000" w:rsidR="00000000" w:rsidRPr="00000000">
        <w:rPr>
          <w:rFonts w:ascii="Calibri" w:cs="Calibri" w:eastAsia="Calibri" w:hAnsi="Calibri"/>
          <w:b w:val="0"/>
          <w:sz w:val="24"/>
          <w:szCs w:val="24"/>
          <w:rtl w:val="0"/>
        </w:rPr>
        <w:t xml:space="preserve">There is torrential rain in Peru’s southern Andean Cusco region where 16,000 people live. The area has seen constant rainfall for the last 15 days, but it has been particularly heavy for the last few days. The Quillabamba River is dangerously high and has the potential to burst its banks.  </w:t>
      </w:r>
    </w:p>
    <w:p w:rsidR="00000000" w:rsidDel="00000000" w:rsidP="00000000" w:rsidRDefault="00000000" w:rsidRPr="00000000">
      <w:pPr>
        <w:contextualSpacing w:val="0"/>
      </w:pPr>
      <w:r w:rsidDel="00000000" w:rsidR="00000000" w:rsidRPr="00000000">
        <w:rPr>
          <w:sz w:val="24"/>
          <w:szCs w:val="24"/>
          <w:rtl w:val="0"/>
        </w:rPr>
        <w:t xml:space="preserve">This region is remote, and has many steep sided slopes. Access is limited. The level of development is low. There is little electricity if any.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Section A</w:t>
      </w:r>
      <w:r w:rsidDel="00000000" w:rsidR="00000000" w:rsidRPr="00000000">
        <w:rPr>
          <w:rtl w:val="0"/>
        </w:rPr>
        <w:t xml:space="preserve"> - Before you leave for the flood alert area you have a few things to do:</w:t>
      </w:r>
    </w:p>
    <w:p w:rsidR="00000000" w:rsidDel="00000000" w:rsidP="00000000" w:rsidRDefault="00000000" w:rsidRPr="00000000">
      <w:pPr>
        <w:numPr>
          <w:ilvl w:val="0"/>
          <w:numId w:val="9"/>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You need to decide on a suitable location for a flood shelter. This is going to be quickly built in the flood alert area as a place where people can evacuate to.</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Fonts w:ascii="Calibri" w:cs="Calibri" w:eastAsia="Calibri" w:hAnsi="Calibri"/>
          <w:b w:val="0"/>
          <w:sz w:val="22"/>
          <w:szCs w:val="22"/>
          <w:rtl w:val="0"/>
        </w:rPr>
        <w:t xml:space="preserve"> Look at the map below and decide which of the four locations would be most suitable:</w:t>
      </w:r>
      <w:r w:rsidDel="00000000" w:rsidR="00000000" w:rsidRPr="00000000">
        <w:rPr>
          <w:rtl w:val="0"/>
        </w:rPr>
      </w:r>
    </w:p>
    <w:p w:rsidR="00000000" w:rsidDel="00000000" w:rsidP="00000000" w:rsidRDefault="00000000" w:rsidRPr="00000000">
      <w:pPr>
        <w:numPr>
          <w:ilvl w:val="0"/>
          <w:numId w:val="1"/>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A</w:t>
      </w:r>
      <w:r w:rsidDel="00000000" w:rsidR="00000000" w:rsidRPr="00000000">
        <w:rPr>
          <w:rtl w:val="0"/>
        </w:rPr>
      </w:r>
    </w:p>
    <w:p w:rsidR="00000000" w:rsidDel="00000000" w:rsidP="00000000" w:rsidRDefault="00000000" w:rsidRPr="00000000">
      <w:pPr>
        <w:numPr>
          <w:ilvl w:val="0"/>
          <w:numId w:val="1"/>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B</w:t>
      </w:r>
      <w:r w:rsidDel="00000000" w:rsidR="00000000" w:rsidRPr="00000000">
        <w:rPr>
          <w:rtl w:val="0"/>
        </w:rPr>
      </w:r>
    </w:p>
    <w:p w:rsidR="00000000" w:rsidDel="00000000" w:rsidP="00000000" w:rsidRDefault="00000000" w:rsidRPr="00000000">
      <w:pPr>
        <w:numPr>
          <w:ilvl w:val="0"/>
          <w:numId w:val="1"/>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C</w:t>
      </w:r>
      <w:r w:rsidDel="00000000" w:rsidR="00000000" w:rsidRPr="00000000">
        <w:rPr>
          <w:rtl w:val="0"/>
        </w:rPr>
      </w:r>
    </w:p>
    <w:p w:rsidR="00000000" w:rsidDel="00000000" w:rsidP="00000000" w:rsidRDefault="00000000" w:rsidRPr="00000000">
      <w:pPr>
        <w:numPr>
          <w:ilvl w:val="0"/>
          <w:numId w:val="1"/>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D</w:t>
      </w:r>
    </w:p>
    <w:p w:rsidR="00000000" w:rsidDel="00000000" w:rsidP="00000000" w:rsidRDefault="00000000" w:rsidRPr="00000000">
      <w:pPr>
        <w:spacing w:after="0" w:before="0" w:line="259" w:lineRule="auto"/>
        <w:contextualSpacing w:val="0"/>
      </w:pPr>
      <w:r w:rsidDel="00000000" w:rsidR="00000000" w:rsidRPr="00000000">
        <w:drawing>
          <wp:inline distB="114300" distT="114300" distL="114300" distR="114300">
            <wp:extent cx="3333750" cy="2581275"/>
            <wp:effectExtent b="0" l="0" r="0" t="0"/>
            <wp:docPr id="10" name="image19.jpg"/>
            <a:graphic>
              <a:graphicData uri="http://schemas.openxmlformats.org/drawingml/2006/picture">
                <pic:pic>
                  <pic:nvPicPr>
                    <pic:cNvPr id="0" name="image19.jpg"/>
                    <pic:cNvPicPr preferRelativeResize="0"/>
                  </pic:nvPicPr>
                  <pic:blipFill>
                    <a:blip r:embed="rId5"/>
                    <a:srcRect b="0" l="0" r="0" t="0"/>
                    <a:stretch>
                      <a:fillRect/>
                    </a:stretch>
                  </pic:blipFill>
                  <pic:spPr>
                    <a:xfrm>
                      <a:off x="0" y="0"/>
                      <a:ext cx="3333750" cy="25812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59" w:lineRule="auto"/>
        <w:ind w:left="1440" w:firstLine="0"/>
        <w:contextualSpacing w:val="0"/>
      </w:pPr>
      <w:r w:rsidDel="00000000" w:rsidR="00000000" w:rsidRPr="00000000">
        <w:rPr>
          <w:rtl w:val="0"/>
        </w:rPr>
      </w:r>
    </w:p>
    <w:p w:rsidR="00000000" w:rsidDel="00000000" w:rsidP="00000000" w:rsidRDefault="00000000" w:rsidRPr="00000000">
      <w:pPr>
        <w:numPr>
          <w:ilvl w:val="0"/>
          <w:numId w:val="9"/>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You now need to make a call – who should you share this flood alert warning with? Choose up to three.</w:t>
      </w:r>
      <w:r w:rsidDel="00000000" w:rsidR="00000000" w:rsidRPr="00000000">
        <w:rPr>
          <w:rtl w:val="0"/>
        </w:rPr>
      </w:r>
    </w:p>
    <w:p w:rsidR="00000000" w:rsidDel="00000000" w:rsidP="00000000" w:rsidRDefault="00000000" w:rsidRPr="00000000">
      <w:pPr>
        <w:numPr>
          <w:ilvl w:val="0"/>
          <w:numId w:val="10"/>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The National Government </w:t>
      </w:r>
      <w:r w:rsidDel="00000000" w:rsidR="00000000" w:rsidRPr="00000000">
        <w:rPr>
          <w:rtl w:val="0"/>
        </w:rPr>
      </w:r>
    </w:p>
    <w:p w:rsidR="00000000" w:rsidDel="00000000" w:rsidP="00000000" w:rsidRDefault="00000000" w:rsidRPr="00000000">
      <w:pPr>
        <w:numPr>
          <w:ilvl w:val="0"/>
          <w:numId w:val="10"/>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Local businesses</w:t>
      </w:r>
      <w:r w:rsidDel="00000000" w:rsidR="00000000" w:rsidRPr="00000000">
        <w:rPr>
          <w:rtl w:val="0"/>
        </w:rPr>
      </w:r>
    </w:p>
    <w:p w:rsidR="00000000" w:rsidDel="00000000" w:rsidP="00000000" w:rsidRDefault="00000000" w:rsidRPr="00000000">
      <w:pPr>
        <w:numPr>
          <w:ilvl w:val="0"/>
          <w:numId w:val="10"/>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Neighbouring countries </w:t>
      </w:r>
      <w:r w:rsidDel="00000000" w:rsidR="00000000" w:rsidRPr="00000000">
        <w:rPr>
          <w:rtl w:val="0"/>
        </w:rPr>
      </w:r>
    </w:p>
    <w:p w:rsidR="00000000" w:rsidDel="00000000" w:rsidP="00000000" w:rsidRDefault="00000000" w:rsidRPr="00000000">
      <w:pPr>
        <w:numPr>
          <w:ilvl w:val="0"/>
          <w:numId w:val="10"/>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Other NGOs in the area</w:t>
      </w:r>
      <w:r w:rsidDel="00000000" w:rsidR="00000000" w:rsidRPr="00000000">
        <w:rPr>
          <w:rtl w:val="0"/>
        </w:rPr>
      </w:r>
    </w:p>
    <w:p w:rsidR="00000000" w:rsidDel="00000000" w:rsidP="00000000" w:rsidRDefault="00000000" w:rsidRPr="00000000">
      <w:pPr>
        <w:numPr>
          <w:ilvl w:val="0"/>
          <w:numId w:val="10"/>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The local media</w:t>
      </w:r>
      <w:r w:rsidDel="00000000" w:rsidR="00000000" w:rsidRPr="00000000">
        <w:rPr>
          <w:rtl w:val="0"/>
        </w:rPr>
      </w:r>
    </w:p>
    <w:p w:rsidR="00000000" w:rsidDel="00000000" w:rsidP="00000000" w:rsidRDefault="00000000" w:rsidRPr="00000000">
      <w:pPr>
        <w:numPr>
          <w:ilvl w:val="0"/>
          <w:numId w:val="10"/>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The emergency services </w:t>
      </w:r>
      <w:r w:rsidDel="00000000" w:rsidR="00000000" w:rsidRPr="00000000">
        <w:rPr>
          <w:rtl w:val="0"/>
        </w:rPr>
      </w:r>
    </w:p>
    <w:p w:rsidR="00000000" w:rsidDel="00000000" w:rsidP="00000000" w:rsidRDefault="00000000" w:rsidRPr="00000000">
      <w:pPr>
        <w:numPr>
          <w:ilvl w:val="0"/>
          <w:numId w:val="10"/>
        </w:numPr>
        <w:spacing w:after="16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The U</w:t>
      </w:r>
      <w:r w:rsidDel="00000000" w:rsidR="00000000" w:rsidRPr="00000000">
        <w:rPr>
          <w:rtl w:val="0"/>
        </w:rPr>
        <w:t xml:space="preserve">nited Nations </w:t>
      </w:r>
    </w:p>
    <w:p w:rsidR="00000000" w:rsidDel="00000000" w:rsidP="00000000" w:rsidRDefault="00000000" w:rsidRPr="00000000">
      <w:pPr>
        <w:contextualSpacing w:val="0"/>
      </w:pPr>
      <w:r w:rsidDel="00000000" w:rsidR="00000000" w:rsidRPr="00000000">
        <w:drawing>
          <wp:inline distB="114300" distT="114300" distL="114300" distR="114300">
            <wp:extent cx="5731200" cy="3441700"/>
            <wp:effectExtent b="0" l="0" r="0" t="0"/>
            <wp:docPr id="1"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Section B</w:t>
      </w:r>
      <w:r w:rsidDel="00000000" w:rsidR="00000000" w:rsidRPr="00000000">
        <w:rPr>
          <w:rtl w:val="0"/>
        </w:rPr>
        <w:t xml:space="preserve"> - You have now arrived in the flood alert location and need to start </w:t>
      </w:r>
      <w:ins w:author="Aneesh Subramanian" w:id="0" w:date="2016-01-17T06:50:06Z">
        <w:r w:rsidDel="00000000" w:rsidR="00000000" w:rsidRPr="00000000">
          <w:rPr>
            <w:rtl w:val="0"/>
          </w:rPr>
          <w:t xml:space="preserve">on</w:t>
        </w:r>
      </w:ins>
      <w:del w:author="Aneesh Subramanian" w:id="0" w:date="2016-01-17T06:50:06Z">
        <w:r w:rsidDel="00000000" w:rsidR="00000000" w:rsidRPr="00000000">
          <w:rPr>
            <w:rtl w:val="0"/>
          </w:rPr>
          <w:delText xml:space="preserve">in</w:delText>
        </w:r>
      </w:del>
      <w:r w:rsidDel="00000000" w:rsidR="00000000" w:rsidRPr="00000000">
        <w:rPr>
          <w:rtl w:val="0"/>
        </w:rPr>
        <w:t xml:space="preserve"> your goal of preserving the lives of the people who are now vulnerable to this flood event. Before you get into the community you have some more decisions to make about how you can best help these people:</w:t>
      </w:r>
    </w:p>
    <w:p w:rsidR="00000000" w:rsidDel="00000000" w:rsidP="00000000" w:rsidRDefault="00000000" w:rsidRPr="00000000">
      <w:pPr>
        <w:numPr>
          <w:ilvl w:val="0"/>
          <w:numId w:val="9"/>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You need to decide what messages you want to share with the local people. Which of these </w:t>
      </w:r>
      <w:ins w:author="Aneesh Subramanian" w:id="1" w:date="2016-01-17T07:03:19Z">
        <w:r w:rsidDel="00000000" w:rsidR="00000000" w:rsidRPr="00000000">
          <w:rPr>
            <w:rFonts w:ascii="Calibri" w:cs="Calibri" w:eastAsia="Calibri" w:hAnsi="Calibri"/>
            <w:b w:val="0"/>
            <w:sz w:val="22"/>
            <w:szCs w:val="22"/>
            <w:rtl w:val="0"/>
          </w:rPr>
          <w:t xml:space="preserve">measures</w:t>
        </w:r>
      </w:ins>
      <w:del w:author="Aneesh Subramanian" w:id="1" w:date="2016-01-17T07:03:19Z">
        <w:r w:rsidDel="00000000" w:rsidR="00000000" w:rsidRPr="00000000">
          <w:rPr>
            <w:rFonts w:ascii="Calibri" w:cs="Calibri" w:eastAsia="Calibri" w:hAnsi="Calibri"/>
            <w:b w:val="0"/>
            <w:sz w:val="22"/>
            <w:szCs w:val="22"/>
            <w:rtl w:val="0"/>
          </w:rPr>
          <w:delText xml:space="preserve">things</w:delText>
        </w:r>
      </w:del>
      <w:r w:rsidDel="00000000" w:rsidR="00000000" w:rsidRPr="00000000">
        <w:rPr>
          <w:rFonts w:ascii="Calibri" w:cs="Calibri" w:eastAsia="Calibri" w:hAnsi="Calibri"/>
          <w:b w:val="0"/>
          <w:sz w:val="22"/>
          <w:szCs w:val="22"/>
          <w:rtl w:val="0"/>
        </w:rPr>
        <w:t xml:space="preserve"> are suitable for the population</w:t>
      </w:r>
      <w:ins w:author="Aneesh Subramanian" w:id="2" w:date="2016-01-17T07:04:41Z">
        <w:r w:rsidDel="00000000" w:rsidR="00000000" w:rsidRPr="00000000">
          <w:rPr>
            <w:rFonts w:ascii="Calibri" w:cs="Calibri" w:eastAsia="Calibri" w:hAnsi="Calibri"/>
            <w:b w:val="0"/>
            <w:sz w:val="22"/>
            <w:szCs w:val="22"/>
            <w:rtl w:val="0"/>
          </w:rPr>
          <w:t xml:space="preserve"> to do</w:t>
        </w:r>
      </w:ins>
      <w:r w:rsidDel="00000000" w:rsidR="00000000" w:rsidRPr="00000000">
        <w:rPr>
          <w:rFonts w:ascii="Calibri" w:cs="Calibri" w:eastAsia="Calibri" w:hAnsi="Calibri"/>
          <w:b w:val="0"/>
          <w:sz w:val="22"/>
          <w:szCs w:val="22"/>
          <w:rtl w:val="0"/>
        </w:rPr>
        <w:t xml:space="preserve"> in this flood alert area? Choose up t</w:t>
      </w:r>
      <w:r w:rsidDel="00000000" w:rsidR="00000000" w:rsidRPr="00000000">
        <w:rPr>
          <w:rtl w:val="0"/>
        </w:rPr>
        <w:t xml:space="preserve">o </w:t>
      </w:r>
      <w:r w:rsidDel="00000000" w:rsidR="00000000" w:rsidRPr="00000000">
        <w:rPr>
          <w:rFonts w:ascii="Calibri" w:cs="Calibri" w:eastAsia="Calibri" w:hAnsi="Calibri"/>
          <w:b w:val="0"/>
          <w:sz w:val="22"/>
          <w:szCs w:val="22"/>
          <w:rtl w:val="0"/>
        </w:rPr>
        <w:t xml:space="preserve">four. </w:t>
      </w:r>
      <w:r w:rsidDel="00000000" w:rsidR="00000000" w:rsidRPr="00000000">
        <w:rPr>
          <w:rtl w:val="0"/>
        </w:rPr>
      </w:r>
    </w:p>
    <w:p w:rsidR="00000000" w:rsidDel="00000000" w:rsidP="00000000" w:rsidRDefault="00000000" w:rsidRPr="00000000">
      <w:pPr>
        <w:numPr>
          <w:ilvl w:val="0"/>
          <w:numId w:val="2"/>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Evacuate to a flood shelter</w:t>
      </w:r>
      <w:r w:rsidDel="00000000" w:rsidR="00000000" w:rsidRPr="00000000">
        <w:rPr>
          <w:rtl w:val="0"/>
        </w:rPr>
      </w:r>
    </w:p>
    <w:p w:rsidR="00000000" w:rsidDel="00000000" w:rsidP="00000000" w:rsidRDefault="00000000" w:rsidRPr="00000000">
      <w:pPr>
        <w:numPr>
          <w:ilvl w:val="0"/>
          <w:numId w:val="2"/>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Evacuate to the nearest town or city – maybe where you have relatives</w:t>
      </w:r>
      <w:r w:rsidDel="00000000" w:rsidR="00000000" w:rsidRPr="00000000">
        <w:rPr>
          <w:rtl w:val="0"/>
        </w:rPr>
      </w:r>
    </w:p>
    <w:p w:rsidR="00000000" w:rsidDel="00000000" w:rsidP="00000000" w:rsidRDefault="00000000" w:rsidRPr="00000000">
      <w:pPr>
        <w:numPr>
          <w:ilvl w:val="0"/>
          <w:numId w:val="2"/>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Turn off all electrical sockets </w:t>
      </w:r>
      <w:r w:rsidDel="00000000" w:rsidR="00000000" w:rsidRPr="00000000">
        <w:rPr>
          <w:rtl w:val="0"/>
        </w:rPr>
      </w:r>
    </w:p>
    <w:p w:rsidR="00000000" w:rsidDel="00000000" w:rsidP="00000000" w:rsidRDefault="00000000" w:rsidRPr="00000000">
      <w:pPr>
        <w:numPr>
          <w:ilvl w:val="0"/>
          <w:numId w:val="2"/>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Know where you are going and how you will get there </w:t>
      </w:r>
      <w:r w:rsidDel="00000000" w:rsidR="00000000" w:rsidRPr="00000000">
        <w:rPr>
          <w:rtl w:val="0"/>
        </w:rPr>
      </w:r>
    </w:p>
    <w:p w:rsidR="00000000" w:rsidDel="00000000" w:rsidP="00000000" w:rsidRDefault="00000000" w:rsidRPr="00000000">
      <w:pPr>
        <w:numPr>
          <w:ilvl w:val="0"/>
          <w:numId w:val="2"/>
        </w:numPr>
        <w:spacing w:after="0" w:before="0" w:line="259" w:lineRule="auto"/>
        <w:ind w:left="1440" w:hanging="360"/>
        <w:contextualSpacing w:val="1"/>
        <w:rPr/>
      </w:pPr>
      <w:r w:rsidDel="00000000" w:rsidR="00000000" w:rsidRPr="00000000">
        <w:rPr>
          <w:rtl w:val="0"/>
        </w:rPr>
        <w:t xml:space="preserve">E</w:t>
      </w:r>
      <w:r w:rsidDel="00000000" w:rsidR="00000000" w:rsidRPr="00000000">
        <w:rPr>
          <w:rFonts w:ascii="Calibri" w:cs="Calibri" w:eastAsia="Calibri" w:hAnsi="Calibri"/>
          <w:b w:val="0"/>
          <w:sz w:val="22"/>
          <w:szCs w:val="22"/>
          <w:rtl w:val="0"/>
        </w:rPr>
        <w:t xml:space="preserve">nsure that </w:t>
      </w:r>
      <w:r w:rsidDel="00000000" w:rsidR="00000000" w:rsidRPr="00000000">
        <w:rPr>
          <w:rtl w:val="0"/>
        </w:rPr>
        <w:t xml:space="preserve">you</w:t>
      </w:r>
      <w:r w:rsidDel="00000000" w:rsidR="00000000" w:rsidRPr="00000000">
        <w:rPr>
          <w:rFonts w:ascii="Calibri" w:cs="Calibri" w:eastAsia="Calibri" w:hAnsi="Calibri"/>
          <w:b w:val="0"/>
          <w:sz w:val="22"/>
          <w:szCs w:val="22"/>
          <w:rtl w:val="0"/>
        </w:rPr>
        <w:t xml:space="preserve"> have adequate insurance </w:t>
      </w:r>
      <w:r w:rsidDel="00000000" w:rsidR="00000000" w:rsidRPr="00000000">
        <w:rPr>
          <w:rtl w:val="0"/>
        </w:rPr>
      </w:r>
    </w:p>
    <w:p w:rsidR="00000000" w:rsidDel="00000000" w:rsidP="00000000" w:rsidRDefault="00000000" w:rsidRPr="00000000">
      <w:pPr>
        <w:numPr>
          <w:ilvl w:val="0"/>
          <w:numId w:val="2"/>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Ensure that you have an emergency flood kit </w:t>
      </w:r>
      <w:r w:rsidDel="00000000" w:rsidR="00000000" w:rsidRPr="00000000">
        <w:rPr>
          <w:rtl w:val="0"/>
        </w:rPr>
      </w:r>
    </w:p>
    <w:p w:rsidR="00000000" w:rsidDel="00000000" w:rsidP="00000000" w:rsidRDefault="00000000" w:rsidRPr="00000000">
      <w:pPr>
        <w:numPr>
          <w:ilvl w:val="0"/>
          <w:numId w:val="2"/>
        </w:numPr>
        <w:spacing w:after="0" w:before="0" w:line="259" w:lineRule="auto"/>
        <w:ind w:left="1440" w:hanging="360"/>
        <w:contextualSpacing w:val="1"/>
        <w:rPr/>
      </w:pPr>
      <w:bookmarkStart w:colFirst="0" w:colLast="0" w:name="h.jz0pxi3qe14o" w:id="0"/>
      <w:bookmarkEnd w:id="0"/>
      <w:r w:rsidDel="00000000" w:rsidR="00000000" w:rsidRPr="00000000">
        <w:rPr>
          <w:rFonts w:ascii="Calibri" w:cs="Calibri" w:eastAsia="Calibri" w:hAnsi="Calibri"/>
          <w:b w:val="0"/>
          <w:sz w:val="22"/>
          <w:szCs w:val="22"/>
          <w:rtl w:val="0"/>
        </w:rPr>
        <w:t xml:space="preserve">Call the police to let them know about the flood event </w:t>
      </w:r>
    </w:p>
    <w:p w:rsidR="00000000" w:rsidDel="00000000" w:rsidP="00000000" w:rsidRDefault="00000000" w:rsidRPr="00000000">
      <w:pPr>
        <w:numPr>
          <w:ilvl w:val="0"/>
          <w:numId w:val="2"/>
        </w:numPr>
        <w:spacing w:after="0" w:before="0" w:line="259" w:lineRule="auto"/>
        <w:ind w:left="1440" w:hanging="360"/>
        <w:contextualSpacing w:val="1"/>
        <w:rPr>
          <w:u w:val="none"/>
        </w:rPr>
      </w:pPr>
      <w:bookmarkStart w:colFirst="0" w:colLast="0" w:name="h.dkcobv190uk3" w:id="1"/>
      <w:bookmarkEnd w:id="1"/>
      <w:r w:rsidDel="00000000" w:rsidR="00000000" w:rsidRPr="00000000">
        <w:rPr>
          <w:rtl w:val="0"/>
        </w:rPr>
        <w:t xml:space="preserve">Prepare sand bags</w:t>
      </w:r>
    </w:p>
    <w:p w:rsidR="00000000" w:rsidDel="00000000" w:rsidP="00000000" w:rsidRDefault="00000000" w:rsidRPr="00000000">
      <w:pPr>
        <w:numPr>
          <w:ilvl w:val="0"/>
          <w:numId w:val="2"/>
        </w:numPr>
        <w:spacing w:after="0" w:before="0" w:line="259" w:lineRule="auto"/>
        <w:ind w:left="1440" w:hanging="360"/>
        <w:contextualSpacing w:val="1"/>
        <w:rPr>
          <w:u w:val="none"/>
        </w:rPr>
      </w:pPr>
      <w:bookmarkStart w:colFirst="0" w:colLast="0" w:name="h.gjdgxs" w:id="2"/>
      <w:bookmarkEnd w:id="2"/>
      <w:r w:rsidDel="00000000" w:rsidR="00000000" w:rsidRPr="00000000">
        <w:rPr>
          <w:rtl w:val="0"/>
        </w:rPr>
        <w:t xml:space="preserve">Empty the fridge and freezer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371600" cy="2133600"/>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371600" cy="2133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You need to advise people on what to put into an emergency flood kit. What would you tell people in this community to include</w:t>
      </w:r>
      <w:r w:rsidDel="00000000" w:rsidR="00000000" w:rsidRPr="00000000">
        <w:rPr>
          <w:rtl w:val="0"/>
        </w:rPr>
        <w:t xml:space="preserve">. Include up to six.</w:t>
      </w:r>
    </w:p>
    <w:p w:rsidR="00000000" w:rsidDel="00000000" w:rsidP="00000000" w:rsidRDefault="00000000" w:rsidRPr="00000000">
      <w:pPr>
        <w:numPr>
          <w:ilvl w:val="0"/>
          <w:numId w:val="6"/>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Torch </w:t>
      </w:r>
      <w:r w:rsidDel="00000000" w:rsidR="00000000" w:rsidRPr="00000000">
        <w:rPr>
          <w:rtl w:val="0"/>
        </w:rPr>
      </w:r>
    </w:p>
    <w:p w:rsidR="00000000" w:rsidDel="00000000" w:rsidP="00000000" w:rsidRDefault="00000000" w:rsidRPr="00000000">
      <w:pPr>
        <w:numPr>
          <w:ilvl w:val="0"/>
          <w:numId w:val="6"/>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Mobile phone charger </w:t>
      </w:r>
      <w:r w:rsidDel="00000000" w:rsidR="00000000" w:rsidRPr="00000000">
        <w:rPr>
          <w:rtl w:val="0"/>
        </w:rPr>
      </w:r>
    </w:p>
    <w:p w:rsidR="00000000" w:rsidDel="00000000" w:rsidP="00000000" w:rsidRDefault="00000000" w:rsidRPr="00000000">
      <w:pPr>
        <w:numPr>
          <w:ilvl w:val="0"/>
          <w:numId w:val="6"/>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Non-perishable food</w:t>
      </w:r>
      <w:r w:rsidDel="00000000" w:rsidR="00000000" w:rsidRPr="00000000">
        <w:rPr>
          <w:rtl w:val="0"/>
        </w:rPr>
      </w:r>
    </w:p>
    <w:p w:rsidR="00000000" w:rsidDel="00000000" w:rsidP="00000000" w:rsidRDefault="00000000" w:rsidRPr="00000000">
      <w:pPr>
        <w:numPr>
          <w:ilvl w:val="0"/>
          <w:numId w:val="6"/>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A list of family and friend phone numbers for people who don’t like in the area </w:t>
      </w:r>
      <w:r w:rsidDel="00000000" w:rsidR="00000000" w:rsidRPr="00000000">
        <w:rPr>
          <w:rtl w:val="0"/>
        </w:rPr>
      </w:r>
    </w:p>
    <w:p w:rsidR="00000000" w:rsidDel="00000000" w:rsidP="00000000" w:rsidRDefault="00000000" w:rsidRPr="00000000">
      <w:pPr>
        <w:numPr>
          <w:ilvl w:val="0"/>
          <w:numId w:val="6"/>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First aid kit </w:t>
      </w:r>
      <w:r w:rsidDel="00000000" w:rsidR="00000000" w:rsidRPr="00000000">
        <w:rPr>
          <w:rtl w:val="0"/>
        </w:rPr>
      </w:r>
    </w:p>
    <w:p w:rsidR="00000000" w:rsidDel="00000000" w:rsidP="00000000" w:rsidRDefault="00000000" w:rsidRPr="00000000">
      <w:pPr>
        <w:numPr>
          <w:ilvl w:val="0"/>
          <w:numId w:val="6"/>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Water purification tablets</w:t>
      </w:r>
      <w:r w:rsidDel="00000000" w:rsidR="00000000" w:rsidRPr="00000000">
        <w:rPr>
          <w:rtl w:val="0"/>
        </w:rPr>
      </w:r>
    </w:p>
    <w:p w:rsidR="00000000" w:rsidDel="00000000" w:rsidP="00000000" w:rsidRDefault="00000000" w:rsidRPr="00000000">
      <w:pPr>
        <w:numPr>
          <w:ilvl w:val="0"/>
          <w:numId w:val="6"/>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Wind up radio </w:t>
      </w:r>
      <w:r w:rsidDel="00000000" w:rsidR="00000000" w:rsidRPr="00000000">
        <w:rPr>
          <w:rtl w:val="0"/>
        </w:rPr>
      </w:r>
    </w:p>
    <w:p w:rsidR="00000000" w:rsidDel="00000000" w:rsidP="00000000" w:rsidRDefault="00000000" w:rsidRPr="00000000">
      <w:pPr>
        <w:numPr>
          <w:ilvl w:val="0"/>
          <w:numId w:val="6"/>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Blankets </w:t>
      </w:r>
      <w:r w:rsidDel="00000000" w:rsidR="00000000" w:rsidRPr="00000000">
        <w:rPr>
          <w:rtl w:val="0"/>
        </w:rPr>
      </w:r>
    </w:p>
    <w:p w:rsidR="00000000" w:rsidDel="00000000" w:rsidP="00000000" w:rsidRDefault="00000000" w:rsidRPr="00000000">
      <w:pPr>
        <w:numPr>
          <w:ilvl w:val="0"/>
          <w:numId w:val="6"/>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Spare clothing </w:t>
      </w:r>
      <w:r w:rsidDel="00000000" w:rsidR="00000000" w:rsidRPr="00000000">
        <w:rPr>
          <w:rtl w:val="0"/>
        </w:rPr>
      </w:r>
    </w:p>
    <w:p w:rsidR="00000000" w:rsidDel="00000000" w:rsidP="00000000" w:rsidRDefault="00000000" w:rsidRPr="00000000">
      <w:pPr>
        <w:numPr>
          <w:ilvl w:val="0"/>
          <w:numId w:val="6"/>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Waterproof clothing </w:t>
      </w:r>
      <w:r w:rsidDel="00000000" w:rsidR="00000000" w:rsidRPr="00000000">
        <w:rPr>
          <w:rtl w:val="0"/>
        </w:rPr>
      </w:r>
    </w:p>
    <w:p w:rsidR="00000000" w:rsidDel="00000000" w:rsidP="00000000" w:rsidRDefault="00000000" w:rsidRPr="00000000">
      <w:pPr>
        <w:numPr>
          <w:ilvl w:val="0"/>
          <w:numId w:val="6"/>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Medication</w:t>
      </w:r>
      <w:r w:rsidDel="00000000" w:rsidR="00000000" w:rsidRPr="00000000">
        <w:rPr>
          <w:rtl w:val="0"/>
        </w:rPr>
      </w:r>
    </w:p>
    <w:p w:rsidR="00000000" w:rsidDel="00000000" w:rsidP="00000000" w:rsidRDefault="00000000" w:rsidRPr="00000000">
      <w:pPr>
        <w:numPr>
          <w:ilvl w:val="0"/>
          <w:numId w:val="6"/>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Toothbrush </w:t>
      </w:r>
    </w:p>
    <w:p w:rsidR="00000000" w:rsidDel="00000000" w:rsidP="00000000" w:rsidRDefault="00000000" w:rsidRPr="00000000">
      <w:pPr>
        <w:numPr>
          <w:ilvl w:val="0"/>
          <w:numId w:val="6"/>
        </w:numPr>
        <w:spacing w:after="0" w:before="0" w:line="259" w:lineRule="auto"/>
        <w:ind w:left="1440" w:hanging="360"/>
        <w:contextualSpacing w:val="1"/>
        <w:rPr>
          <w:u w:val="none"/>
        </w:rPr>
      </w:pPr>
      <w:r w:rsidDel="00000000" w:rsidR="00000000" w:rsidRPr="00000000">
        <w:rPr>
          <w:rtl w:val="0"/>
        </w:rPr>
        <w:t xml:space="preserve">Sources of fuel</w:t>
      </w:r>
    </w:p>
    <w:p w:rsidR="00000000" w:rsidDel="00000000" w:rsidP="00000000" w:rsidRDefault="00000000" w:rsidRPr="00000000">
      <w:pPr>
        <w:spacing w:after="0" w:before="0" w:line="259" w:lineRule="auto"/>
        <w:contextualSpacing w:val="0"/>
      </w:pPr>
      <w:r w:rsidDel="00000000" w:rsidR="00000000" w:rsidRPr="00000000">
        <w:drawing>
          <wp:inline distB="114300" distT="114300" distL="114300" distR="114300">
            <wp:extent cx="3681328" cy="3100388"/>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681328" cy="31003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You need to provide resources which will </w:t>
      </w:r>
      <w:r w:rsidDel="00000000" w:rsidR="00000000" w:rsidRPr="00000000">
        <w:rPr>
          <w:rtl w:val="0"/>
        </w:rPr>
        <w:t xml:space="preserve">be available</w:t>
      </w:r>
      <w:r w:rsidDel="00000000" w:rsidR="00000000" w:rsidRPr="00000000">
        <w:rPr>
          <w:rFonts w:ascii="Calibri" w:cs="Calibri" w:eastAsia="Calibri" w:hAnsi="Calibri"/>
          <w:b w:val="0"/>
          <w:sz w:val="22"/>
          <w:szCs w:val="22"/>
          <w:rtl w:val="0"/>
        </w:rPr>
        <w:t xml:space="preserve"> for the whole local community. Which of the following are most suitable for this community</w:t>
      </w:r>
      <w:r w:rsidDel="00000000" w:rsidR="00000000" w:rsidRPr="00000000">
        <w:rPr>
          <w:rtl w:val="0"/>
        </w:rPr>
        <w:t xml:space="preserve">? Choose up to three.</w:t>
      </w:r>
    </w:p>
    <w:p w:rsidR="00000000" w:rsidDel="00000000" w:rsidP="00000000" w:rsidRDefault="00000000" w:rsidRPr="00000000">
      <w:pPr>
        <w:numPr>
          <w:ilvl w:val="0"/>
          <w:numId w:val="4"/>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Water purification tablets</w:t>
      </w:r>
      <w:r w:rsidDel="00000000" w:rsidR="00000000" w:rsidRPr="00000000">
        <w:rPr>
          <w:rtl w:val="0"/>
        </w:rPr>
      </w:r>
    </w:p>
    <w:p w:rsidR="00000000" w:rsidDel="00000000" w:rsidP="00000000" w:rsidRDefault="00000000" w:rsidRPr="00000000">
      <w:pPr>
        <w:numPr>
          <w:ilvl w:val="0"/>
          <w:numId w:val="4"/>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Empty water containers for people to fill before the water supply goes off</w:t>
      </w:r>
      <w:r w:rsidDel="00000000" w:rsidR="00000000" w:rsidRPr="00000000">
        <w:rPr>
          <w:rtl w:val="0"/>
        </w:rPr>
      </w:r>
    </w:p>
    <w:p w:rsidR="00000000" w:rsidDel="00000000" w:rsidP="00000000" w:rsidRDefault="00000000" w:rsidRPr="00000000">
      <w:pPr>
        <w:numPr>
          <w:ilvl w:val="0"/>
          <w:numId w:val="4"/>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Portable toilets</w:t>
      </w:r>
      <w:r w:rsidDel="00000000" w:rsidR="00000000" w:rsidRPr="00000000">
        <w:rPr>
          <w:rtl w:val="0"/>
        </w:rPr>
      </w:r>
    </w:p>
    <w:p w:rsidR="00000000" w:rsidDel="00000000" w:rsidP="00000000" w:rsidRDefault="00000000" w:rsidRPr="00000000">
      <w:pPr>
        <w:numPr>
          <w:ilvl w:val="0"/>
          <w:numId w:val="4"/>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Bags to store crops in </w:t>
      </w:r>
    </w:p>
    <w:p w:rsidR="00000000" w:rsidDel="00000000" w:rsidP="00000000" w:rsidRDefault="00000000" w:rsidRPr="00000000">
      <w:pPr>
        <w:numPr>
          <w:ilvl w:val="0"/>
          <w:numId w:val="4"/>
        </w:numPr>
        <w:spacing w:after="0" w:before="0" w:line="259" w:lineRule="auto"/>
        <w:ind w:left="1440" w:hanging="360"/>
        <w:contextualSpacing w:val="1"/>
        <w:rPr>
          <w:u w:val="none"/>
        </w:rPr>
      </w:pPr>
      <w:r w:rsidDel="00000000" w:rsidR="00000000" w:rsidRPr="00000000">
        <w:rPr>
          <w:rtl w:val="0"/>
        </w:rPr>
        <w:t xml:space="preserve">Tents</w:t>
      </w:r>
    </w:p>
    <w:p w:rsidR="00000000" w:rsidDel="00000000" w:rsidP="00000000" w:rsidRDefault="00000000" w:rsidRPr="00000000">
      <w:pPr>
        <w:numPr>
          <w:ilvl w:val="0"/>
          <w:numId w:val="4"/>
        </w:numPr>
        <w:spacing w:after="0" w:before="0" w:line="259" w:lineRule="auto"/>
        <w:ind w:left="1440" w:hanging="360"/>
        <w:contextualSpacing w:val="1"/>
        <w:rPr>
          <w:u w:val="none"/>
        </w:rPr>
      </w:pPr>
      <w:r w:rsidDel="00000000" w:rsidR="00000000" w:rsidRPr="00000000">
        <w:rPr>
          <w:rtl w:val="0"/>
        </w:rPr>
        <w:t xml:space="preserve">Ensure that the local school is set up as a place for people to evacuate to</w:t>
      </w:r>
    </w:p>
    <w:p w:rsidR="00000000" w:rsidDel="00000000" w:rsidP="00000000" w:rsidRDefault="00000000" w:rsidRPr="00000000">
      <w:pPr>
        <w:numPr>
          <w:ilvl w:val="0"/>
          <w:numId w:val="4"/>
        </w:numPr>
        <w:spacing w:after="0" w:before="0" w:line="259" w:lineRule="auto"/>
        <w:ind w:left="1440" w:hanging="360"/>
        <w:contextualSpacing w:val="1"/>
        <w:rPr>
          <w:u w:val="none"/>
        </w:rPr>
      </w:pPr>
      <w:r w:rsidDel="00000000" w:rsidR="00000000" w:rsidRPr="00000000">
        <w:rPr>
          <w:rtl w:val="0"/>
        </w:rPr>
        <w:t xml:space="preserve">Set up a telephone hotline for people to call if they are unsure what to do </w:t>
      </w:r>
    </w:p>
    <w:p w:rsidR="00000000" w:rsidDel="00000000" w:rsidP="00000000" w:rsidRDefault="00000000" w:rsidRPr="00000000">
      <w:pPr>
        <w:spacing w:after="0" w:before="0" w:line="259" w:lineRule="auto"/>
        <w:ind w:left="720" w:firstLine="0"/>
        <w:contextualSpacing w:val="0"/>
      </w:pPr>
      <w:r w:rsidDel="00000000" w:rsidR="00000000" w:rsidRPr="00000000">
        <w:drawing>
          <wp:inline distB="114300" distT="114300" distL="114300" distR="114300">
            <wp:extent cx="3429000" cy="5143500"/>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29000" cy="5143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You then hold a meeting with your Red Cross Team who will disseminate this information to the local people. What is the best way for them to do this? Choose up to </w:t>
      </w:r>
      <w:r w:rsidDel="00000000" w:rsidR="00000000" w:rsidRPr="00000000">
        <w:rPr>
          <w:rtl w:val="0"/>
        </w:rPr>
        <w:t xml:space="preserve">t</w:t>
      </w:r>
      <w:r w:rsidDel="00000000" w:rsidR="00000000" w:rsidRPr="00000000">
        <w:rPr>
          <w:rFonts w:ascii="Calibri" w:cs="Calibri" w:eastAsia="Calibri" w:hAnsi="Calibri"/>
          <w:b w:val="0"/>
          <w:sz w:val="22"/>
          <w:szCs w:val="22"/>
          <w:rtl w:val="0"/>
        </w:rPr>
        <w:t xml:space="preserve">hree</w:t>
      </w:r>
      <w:r w:rsidDel="00000000" w:rsidR="00000000" w:rsidRPr="00000000">
        <w:rPr>
          <w:rtl w:val="0"/>
        </w:rPr>
      </w:r>
    </w:p>
    <w:p w:rsidR="00000000" w:rsidDel="00000000" w:rsidP="00000000" w:rsidRDefault="00000000" w:rsidRPr="00000000">
      <w:pPr>
        <w:numPr>
          <w:ilvl w:val="0"/>
          <w:numId w:val="11"/>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To knock on all doors in the local area and tell people to evacuate </w:t>
      </w:r>
      <w:r w:rsidDel="00000000" w:rsidR="00000000" w:rsidRPr="00000000">
        <w:rPr>
          <w:rtl w:val="0"/>
        </w:rPr>
      </w:r>
    </w:p>
    <w:p w:rsidR="00000000" w:rsidDel="00000000" w:rsidP="00000000" w:rsidRDefault="00000000" w:rsidRPr="00000000">
      <w:pPr>
        <w:numPr>
          <w:ilvl w:val="0"/>
          <w:numId w:val="11"/>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To hold an education meeting where you share th</w:t>
      </w:r>
      <w:r w:rsidDel="00000000" w:rsidR="00000000" w:rsidRPr="00000000">
        <w:rPr>
          <w:rtl w:val="0"/>
        </w:rPr>
        <w:t xml:space="preserve">e </w:t>
      </w:r>
      <w:r w:rsidDel="00000000" w:rsidR="00000000" w:rsidRPr="00000000">
        <w:rPr>
          <w:rFonts w:ascii="Calibri" w:cs="Calibri" w:eastAsia="Calibri" w:hAnsi="Calibri"/>
          <w:b w:val="0"/>
          <w:sz w:val="22"/>
          <w:szCs w:val="22"/>
          <w:rtl w:val="0"/>
        </w:rPr>
        <w:t xml:space="preserve">information</w:t>
      </w:r>
      <w:r w:rsidDel="00000000" w:rsidR="00000000" w:rsidRPr="00000000">
        <w:rPr>
          <w:rtl w:val="0"/>
        </w:rPr>
      </w:r>
    </w:p>
    <w:p w:rsidR="00000000" w:rsidDel="00000000" w:rsidP="00000000" w:rsidRDefault="00000000" w:rsidRPr="00000000">
      <w:pPr>
        <w:numPr>
          <w:ilvl w:val="0"/>
          <w:numId w:val="11"/>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To deliver leaflets through all the doors</w:t>
      </w:r>
      <w:r w:rsidDel="00000000" w:rsidR="00000000" w:rsidRPr="00000000">
        <w:rPr>
          <w:rtl w:val="0"/>
        </w:rPr>
      </w:r>
    </w:p>
    <w:p w:rsidR="00000000" w:rsidDel="00000000" w:rsidP="00000000" w:rsidRDefault="00000000" w:rsidRPr="00000000">
      <w:pPr>
        <w:numPr>
          <w:ilvl w:val="0"/>
          <w:numId w:val="11"/>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To contact the local radio station to broadcast </w:t>
      </w:r>
      <w:r w:rsidDel="00000000" w:rsidR="00000000" w:rsidRPr="00000000">
        <w:rPr>
          <w:rtl w:val="0"/>
        </w:rPr>
        <w:t xml:space="preserve">the information</w:t>
      </w:r>
    </w:p>
    <w:p w:rsidR="00000000" w:rsidDel="00000000" w:rsidP="00000000" w:rsidRDefault="00000000" w:rsidRPr="00000000">
      <w:pPr>
        <w:numPr>
          <w:ilvl w:val="0"/>
          <w:numId w:val="11"/>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To put up posters in the local area</w:t>
      </w:r>
      <w:r w:rsidDel="00000000" w:rsidR="00000000" w:rsidRPr="00000000">
        <w:rPr>
          <w:rtl w:val="0"/>
        </w:rPr>
      </w:r>
    </w:p>
    <w:p w:rsidR="00000000" w:rsidDel="00000000" w:rsidP="00000000" w:rsidRDefault="00000000" w:rsidRPr="00000000">
      <w:pPr>
        <w:numPr>
          <w:ilvl w:val="0"/>
          <w:numId w:val="11"/>
        </w:numPr>
        <w:spacing w:after="0" w:before="0" w:line="259" w:lineRule="auto"/>
        <w:ind w:left="1440" w:hanging="360"/>
        <w:contextualSpacing w:val="1"/>
        <w:rPr/>
      </w:pPr>
      <w:r w:rsidDel="00000000" w:rsidR="00000000" w:rsidRPr="00000000">
        <w:rPr>
          <w:rFonts w:ascii="Calibri" w:cs="Calibri" w:eastAsia="Calibri" w:hAnsi="Calibri"/>
          <w:b w:val="0"/>
          <w:sz w:val="22"/>
          <w:szCs w:val="22"/>
          <w:rtl w:val="0"/>
        </w:rPr>
        <w:t xml:space="preserve">To tweet the message or use some other form of social media </w:t>
      </w:r>
      <w:r w:rsidDel="00000000" w:rsidR="00000000" w:rsidRPr="00000000">
        <w:rPr>
          <w:rtl w:val="0"/>
        </w:rPr>
      </w:r>
    </w:p>
    <w:p w:rsidR="00000000" w:rsidDel="00000000" w:rsidP="00000000" w:rsidRDefault="00000000" w:rsidRPr="00000000">
      <w:pPr>
        <w:spacing w:after="160" w:before="0" w:line="259" w:lineRule="auto"/>
        <w:ind w:left="720" w:firstLine="0"/>
        <w:contextualSpacing w:val="0"/>
      </w:pPr>
      <w:r w:rsidDel="00000000" w:rsidR="00000000" w:rsidRPr="00000000">
        <w:drawing>
          <wp:inline distB="114300" distT="114300" distL="114300" distR="114300">
            <wp:extent cx="3319463" cy="1654217"/>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319463" cy="16542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Section C</w:t>
      </w:r>
      <w:r w:rsidDel="00000000" w:rsidR="00000000" w:rsidRPr="00000000">
        <w:rPr>
          <w:rtl w:val="0"/>
        </w:rPr>
        <w:t xml:space="preserve"> – You are now on the streets and there is panic. The flood waters are rising.</w:t>
      </w:r>
    </w:p>
    <w:p w:rsidR="00000000" w:rsidDel="00000000" w:rsidP="00000000" w:rsidRDefault="00000000" w:rsidRPr="00000000">
      <w:pPr>
        <w:numPr>
          <w:ilvl w:val="0"/>
          <w:numId w:val="9"/>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People are asking you about saving their possessions and belongings. What would you advise? Choose </w:t>
      </w:r>
      <w:r w:rsidDel="00000000" w:rsidR="00000000" w:rsidRPr="00000000">
        <w:rPr>
          <w:rtl w:val="0"/>
        </w:rPr>
        <w:t xml:space="preserve">up to three</w:t>
      </w:r>
    </w:p>
    <w:p w:rsidR="00000000" w:rsidDel="00000000" w:rsidP="00000000" w:rsidRDefault="00000000" w:rsidRPr="00000000">
      <w:pPr>
        <w:numPr>
          <w:ilvl w:val="0"/>
          <w:numId w:val="3"/>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For people to take their livestock to higher ground</w:t>
      </w:r>
      <w:r w:rsidDel="00000000" w:rsidR="00000000" w:rsidRPr="00000000">
        <w:rPr>
          <w:rtl w:val="0"/>
        </w:rPr>
      </w:r>
    </w:p>
    <w:p w:rsidR="00000000" w:rsidDel="00000000" w:rsidP="00000000" w:rsidRDefault="00000000" w:rsidRPr="00000000">
      <w:pPr>
        <w:numPr>
          <w:ilvl w:val="0"/>
          <w:numId w:val="3"/>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For people to move</w:t>
      </w:r>
      <w:r w:rsidDel="00000000" w:rsidR="00000000" w:rsidRPr="00000000">
        <w:rPr>
          <w:rFonts w:ascii="Calibri" w:cs="Calibri" w:eastAsia="Calibri" w:hAnsi="Calibri"/>
          <w:b w:val="0"/>
          <w:sz w:val="22"/>
          <w:szCs w:val="22"/>
          <w:rtl w:val="0"/>
        </w:rPr>
        <w:t xml:space="preserve"> their photographs and electrical goods</w:t>
      </w:r>
      <w:r w:rsidDel="00000000" w:rsidR="00000000" w:rsidRPr="00000000">
        <w:rPr>
          <w:rFonts w:ascii="Calibri" w:cs="Calibri" w:eastAsia="Calibri" w:hAnsi="Calibri"/>
          <w:b w:val="0"/>
          <w:sz w:val="22"/>
          <w:szCs w:val="22"/>
          <w:rtl w:val="0"/>
        </w:rPr>
        <w:t xml:space="preserve"> upstairs</w:t>
      </w:r>
      <w:r w:rsidDel="00000000" w:rsidR="00000000" w:rsidRPr="00000000">
        <w:rPr>
          <w:rtl w:val="0"/>
        </w:rPr>
      </w:r>
    </w:p>
    <w:p w:rsidR="00000000" w:rsidDel="00000000" w:rsidP="00000000" w:rsidRDefault="00000000" w:rsidRPr="00000000">
      <w:pPr>
        <w:numPr>
          <w:ilvl w:val="0"/>
          <w:numId w:val="3"/>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For people to take their weapons with them for protection </w:t>
      </w:r>
      <w:r w:rsidDel="00000000" w:rsidR="00000000" w:rsidRPr="00000000">
        <w:rPr>
          <w:rtl w:val="0"/>
        </w:rPr>
      </w:r>
    </w:p>
    <w:p w:rsidR="00000000" w:rsidDel="00000000" w:rsidP="00000000" w:rsidRDefault="00000000" w:rsidRPr="00000000">
      <w:pPr>
        <w:numPr>
          <w:ilvl w:val="0"/>
          <w:numId w:val="3"/>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For people to take their pets upstairs </w:t>
      </w:r>
      <w:r w:rsidDel="00000000" w:rsidR="00000000" w:rsidRPr="00000000">
        <w:rPr>
          <w:rtl w:val="0"/>
        </w:rPr>
      </w:r>
    </w:p>
    <w:p w:rsidR="00000000" w:rsidDel="00000000" w:rsidP="00000000" w:rsidRDefault="00000000" w:rsidRPr="00000000">
      <w:pPr>
        <w:numPr>
          <w:ilvl w:val="0"/>
          <w:numId w:val="3"/>
        </w:numPr>
        <w:spacing w:after="0" w:before="0" w:line="259" w:lineRule="auto"/>
        <w:ind w:left="720" w:hanging="360"/>
        <w:contextualSpacing w:val="1"/>
        <w:rPr>
          <w:u w:val="none"/>
        </w:rPr>
      </w:pPr>
      <w:r w:rsidDel="00000000" w:rsidR="00000000" w:rsidRPr="00000000">
        <w:rPr>
          <w:rtl w:val="0"/>
        </w:rPr>
        <w:t xml:space="preserve">To take as many things as they can with them when they evacuate</w:t>
      </w:r>
    </w:p>
    <w:p w:rsidR="00000000" w:rsidDel="00000000" w:rsidP="00000000" w:rsidRDefault="00000000" w:rsidRPr="00000000">
      <w:pPr>
        <w:spacing w:after="0" w:before="0" w:line="259" w:lineRule="auto"/>
        <w:ind w:left="720" w:firstLine="0"/>
        <w:contextualSpacing w:val="0"/>
      </w:pPr>
      <w:r w:rsidDel="00000000" w:rsidR="00000000" w:rsidRPr="00000000">
        <w:drawing>
          <wp:inline distB="114300" distT="114300" distL="114300" distR="114300">
            <wp:extent cx="3833813" cy="2872175"/>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833813" cy="28721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You want to ensure that there is no one in serious danger – how do you go about doing this? Choose one</w:t>
      </w:r>
      <w:r w:rsidDel="00000000" w:rsidR="00000000" w:rsidRPr="00000000">
        <w:rPr>
          <w:rtl w:val="0"/>
        </w:rPr>
      </w:r>
    </w:p>
    <w:p w:rsidR="00000000" w:rsidDel="00000000" w:rsidP="00000000" w:rsidRDefault="00000000" w:rsidRPr="00000000">
      <w:pPr>
        <w:numPr>
          <w:ilvl w:val="0"/>
          <w:numId w:val="5"/>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Get into a small boat and </w:t>
      </w:r>
      <w:ins w:author="Aneesh Subramanian" w:id="3" w:date="2016-01-17T08:05:46Z">
        <w:r w:rsidDel="00000000" w:rsidR="00000000" w:rsidRPr="00000000">
          <w:rPr>
            <w:rFonts w:ascii="Calibri" w:cs="Calibri" w:eastAsia="Calibri" w:hAnsi="Calibri"/>
            <w:b w:val="0"/>
            <w:sz w:val="22"/>
            <w:szCs w:val="22"/>
            <w:rtl w:val="0"/>
          </w:rPr>
          <w:t xml:space="preserve">row</w:t>
        </w:r>
      </w:ins>
      <w:del w:author="Aneesh Subramanian" w:id="3" w:date="2016-01-17T08:05:46Z">
        <w:r w:rsidDel="00000000" w:rsidR="00000000" w:rsidRPr="00000000">
          <w:rPr>
            <w:rFonts w:ascii="Calibri" w:cs="Calibri" w:eastAsia="Calibri" w:hAnsi="Calibri"/>
            <w:b w:val="0"/>
            <w:sz w:val="22"/>
            <w:szCs w:val="22"/>
            <w:rtl w:val="0"/>
          </w:rPr>
          <w:delText xml:space="preserve">oar</w:delText>
        </w:r>
      </w:del>
      <w:r w:rsidDel="00000000" w:rsidR="00000000" w:rsidRPr="00000000">
        <w:rPr>
          <w:rFonts w:ascii="Calibri" w:cs="Calibri" w:eastAsia="Calibri" w:hAnsi="Calibri"/>
          <w:b w:val="0"/>
          <w:sz w:val="22"/>
          <w:szCs w:val="22"/>
          <w:rtl w:val="0"/>
        </w:rPr>
        <w:t xml:space="preserve"> around the community to see if anyone needs to be rescued and taken to higher ground</w:t>
      </w:r>
      <w:r w:rsidDel="00000000" w:rsidR="00000000" w:rsidRPr="00000000">
        <w:rPr>
          <w:rtl w:val="0"/>
        </w:rPr>
      </w:r>
    </w:p>
    <w:p w:rsidR="00000000" w:rsidDel="00000000" w:rsidP="00000000" w:rsidRDefault="00000000" w:rsidRPr="00000000">
      <w:pPr>
        <w:numPr>
          <w:ilvl w:val="0"/>
          <w:numId w:val="5"/>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Get the emergency services to take you around in a small power boat to look in individual houses for people who are stranded.</w:t>
      </w:r>
      <w:r w:rsidDel="00000000" w:rsidR="00000000" w:rsidRPr="00000000">
        <w:rPr>
          <w:rtl w:val="0"/>
        </w:rPr>
      </w:r>
    </w:p>
    <w:p w:rsidR="00000000" w:rsidDel="00000000" w:rsidP="00000000" w:rsidRDefault="00000000" w:rsidRPr="00000000">
      <w:pPr>
        <w:numPr>
          <w:ilvl w:val="0"/>
          <w:numId w:val="5"/>
        </w:numP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Tweet for people to contact you if they are in danger </w:t>
      </w:r>
    </w:p>
    <w:p w:rsidR="00000000" w:rsidDel="00000000" w:rsidP="00000000" w:rsidRDefault="00000000" w:rsidRPr="00000000">
      <w:pPr>
        <w:numPr>
          <w:ilvl w:val="0"/>
          <w:numId w:val="5"/>
        </w:numPr>
        <w:spacing w:after="160" w:before="0" w:line="259" w:lineRule="auto"/>
        <w:ind w:left="720" w:hanging="360"/>
        <w:contextualSpacing w:val="1"/>
        <w:rPr>
          <w:ins w:author="Aneesh Subramanian" w:id="4" w:date="2016-01-17T08:08:15Z"/>
          <w:u w:val="none"/>
        </w:rPr>
      </w:pPr>
      <w:r w:rsidDel="00000000" w:rsidR="00000000" w:rsidRPr="00000000">
        <w:rPr>
          <w:rtl w:val="0"/>
        </w:rPr>
        <w:t xml:space="preserve">Shout with a loud speaker</w:t>
      </w:r>
      <w:ins w:author="Aneesh Subramanian" w:id="4" w:date="2016-01-17T08:08:15Z">
        <w:r w:rsidDel="00000000" w:rsidR="00000000" w:rsidRPr="00000000">
          <w:rPr>
            <w:rtl w:val="0"/>
          </w:rPr>
        </w:r>
      </w:ins>
    </w:p>
    <w:p w:rsidR="00000000" w:rsidDel="00000000" w:rsidP="00000000" w:rsidRDefault="00000000" w:rsidRPr="00000000">
      <w:pPr>
        <w:numPr>
          <w:ilvl w:val="0"/>
          <w:numId w:val="5"/>
        </w:numPr>
        <w:spacing w:after="160" w:before="0" w:line="259" w:lineRule="auto"/>
        <w:ind w:left="720" w:hanging="360"/>
        <w:contextualSpacing w:val="1"/>
        <w:rPr>
          <w:u w:val="none"/>
        </w:rPr>
      </w:pPr>
      <w:ins w:author="Aneesh Subramanian" w:id="4" w:date="2016-01-17T08:08:15Z">
        <w:r w:rsidDel="00000000" w:rsidR="00000000" w:rsidRPr="00000000">
          <w:rPr>
            <w:rtl w:val="0"/>
          </w:rPr>
          <w:t xml:space="preserve">Check with people in rescue shelters if they know anyone stranded in the floods.</w:t>
        </w:r>
      </w:ins>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drawing>
          <wp:inline distB="114300" distT="114300" distL="114300" distR="114300">
            <wp:extent cx="3643313" cy="2439167"/>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643313" cy="24391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Section D</w:t>
      </w:r>
      <w:r w:rsidDel="00000000" w:rsidR="00000000" w:rsidRPr="00000000">
        <w:rPr>
          <w:rtl w:val="0"/>
        </w:rPr>
        <w:t xml:space="preserve"> – The flood event has now passed.</w:t>
      </w:r>
    </w:p>
    <w:p w:rsidR="00000000" w:rsidDel="00000000" w:rsidP="00000000" w:rsidRDefault="00000000" w:rsidRPr="00000000">
      <w:pPr>
        <w:numPr>
          <w:ilvl w:val="0"/>
          <w:numId w:val="9"/>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You are having a meeting with the Government official in charge of flooding. What advice would you give them </w:t>
      </w:r>
      <w:r w:rsidDel="00000000" w:rsidR="00000000" w:rsidRPr="00000000">
        <w:rPr>
          <w:rtl w:val="0"/>
        </w:rPr>
        <w:t xml:space="preserve">to help them prepare for future flood events. Choose up to three </w:t>
      </w:r>
    </w:p>
    <w:p w:rsidR="00000000" w:rsidDel="00000000" w:rsidP="00000000" w:rsidRDefault="00000000" w:rsidRPr="00000000">
      <w:pPr>
        <w:numPr>
          <w:ilvl w:val="0"/>
          <w:numId w:val="7"/>
        </w:numPr>
        <w:spacing w:after="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To ensure that children in all schools have education on what to do in a flood</w:t>
      </w:r>
      <w:r w:rsidDel="00000000" w:rsidR="00000000" w:rsidRPr="00000000">
        <w:rPr>
          <w:rtl w:val="0"/>
        </w:rPr>
      </w:r>
    </w:p>
    <w:p w:rsidR="00000000" w:rsidDel="00000000" w:rsidP="00000000" w:rsidRDefault="00000000" w:rsidRPr="00000000">
      <w:pPr>
        <w:numPr>
          <w:ilvl w:val="0"/>
          <w:numId w:val="7"/>
        </w:numPr>
        <w:spacing w:after="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To ensure that the emergency services have a clear plan of action</w:t>
      </w:r>
    </w:p>
    <w:p w:rsidR="00000000" w:rsidDel="00000000" w:rsidP="00000000" w:rsidRDefault="00000000" w:rsidRPr="00000000">
      <w:pPr>
        <w:numPr>
          <w:ilvl w:val="0"/>
          <w:numId w:val="7"/>
        </w:numPr>
        <w:spacing w:after="0" w:before="0" w:line="259" w:lineRule="auto"/>
        <w:ind w:left="1080" w:hanging="360"/>
        <w:contextualSpacing w:val="1"/>
        <w:rPr/>
      </w:pPr>
      <w:r w:rsidDel="00000000" w:rsidR="00000000" w:rsidRPr="00000000">
        <w:rPr>
          <w:rtl w:val="0"/>
        </w:rPr>
        <w:t xml:space="preserve">To rebuild all houses on stilts (raised up off the ground)</w:t>
      </w: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numPr>
          <w:ilvl w:val="0"/>
          <w:numId w:val="7"/>
        </w:numPr>
        <w:spacing w:after="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To broadcast flood education through social media </w:t>
      </w:r>
    </w:p>
    <w:p w:rsidR="00000000" w:rsidDel="00000000" w:rsidP="00000000" w:rsidRDefault="00000000" w:rsidRPr="00000000">
      <w:pPr>
        <w:numPr>
          <w:ilvl w:val="0"/>
          <w:numId w:val="7"/>
        </w:numPr>
        <w:spacing w:after="0" w:before="0" w:line="259" w:lineRule="auto"/>
        <w:ind w:left="1080" w:hanging="360"/>
        <w:contextualSpacing w:val="1"/>
        <w:rPr>
          <w:u w:val="none"/>
        </w:rPr>
      </w:pPr>
      <w:r w:rsidDel="00000000" w:rsidR="00000000" w:rsidRPr="00000000">
        <w:rPr>
          <w:rtl w:val="0"/>
        </w:rPr>
        <w:t xml:space="preserve">To plant more trees</w:t>
      </w:r>
    </w:p>
    <w:p w:rsidR="00000000" w:rsidDel="00000000" w:rsidP="00000000" w:rsidRDefault="00000000" w:rsidRPr="00000000">
      <w:pPr>
        <w:numPr>
          <w:ilvl w:val="0"/>
          <w:numId w:val="7"/>
        </w:numPr>
        <w:spacing w:after="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To organise community education events e.g. puppet shows to teach local people about flooding </w:t>
      </w:r>
      <w:r w:rsidDel="00000000" w:rsidR="00000000" w:rsidRPr="00000000">
        <w:rPr>
          <w:rtl w:val="0"/>
        </w:rPr>
      </w:r>
    </w:p>
    <w:p w:rsidR="00000000" w:rsidDel="00000000" w:rsidP="00000000" w:rsidRDefault="00000000" w:rsidRPr="00000000">
      <w:pPr>
        <w:numPr>
          <w:ilvl w:val="0"/>
          <w:numId w:val="7"/>
        </w:numPr>
        <w:spacing w:after="0" w:before="0" w:line="259" w:lineRule="auto"/>
        <w:ind w:left="1080" w:hanging="360"/>
        <w:contextualSpacing w:val="1"/>
        <w:rPr>
          <w:u w:val="none"/>
        </w:rPr>
      </w:pPr>
      <w:r w:rsidDel="00000000" w:rsidR="00000000" w:rsidRPr="00000000">
        <w:rPr>
          <w:rtl w:val="0"/>
        </w:rPr>
        <w:t xml:space="preserve">To build levees (build up the banks of the river)</w:t>
      </w:r>
    </w:p>
    <w:p w:rsidR="00000000" w:rsidDel="00000000" w:rsidP="00000000" w:rsidRDefault="00000000" w:rsidRPr="00000000">
      <w:pPr>
        <w:numPr>
          <w:ilvl w:val="0"/>
          <w:numId w:val="7"/>
        </w:numPr>
        <w:spacing w:after="0" w:before="0" w:line="259" w:lineRule="auto"/>
        <w:ind w:left="1080" w:hanging="360"/>
        <w:contextualSpacing w:val="1"/>
        <w:rPr>
          <w:u w:val="none"/>
        </w:rPr>
      </w:pPr>
      <w:r w:rsidDel="00000000" w:rsidR="00000000" w:rsidRPr="00000000">
        <w:rPr>
          <w:rtl w:val="0"/>
        </w:rPr>
        <w:t xml:space="preserve">To rebuild the settlement further upstream</w:t>
      </w:r>
    </w:p>
    <w:p w:rsidR="00000000" w:rsidDel="00000000" w:rsidP="00000000" w:rsidRDefault="00000000" w:rsidRPr="00000000">
      <w:pPr>
        <w:spacing w:after="0" w:before="0" w:line="259" w:lineRule="auto"/>
        <w:contextualSpacing w:val="0"/>
      </w:pPr>
      <w:r w:rsidDel="00000000" w:rsidR="00000000" w:rsidRPr="00000000">
        <w:drawing>
          <wp:inline distB="114300" distT="114300" distL="114300" distR="114300">
            <wp:extent cx="5731200" cy="5727700"/>
            <wp:effectExtent b="0" l="0" r="0" t="0"/>
            <wp:docPr id="2" name="image07.png"/>
            <a:graphic>
              <a:graphicData uri="http://schemas.openxmlformats.org/drawingml/2006/picture">
                <pic:pic>
                  <pic:nvPicPr>
                    <pic:cNvPr id="0" name="image07.png"/>
                    <pic:cNvPicPr preferRelativeResize="0"/>
                  </pic:nvPicPr>
                  <pic:blipFill>
                    <a:blip r:embed="rId13"/>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 your meeting, the government official asks you if there is any additional data that would help their country to predict and prepare for a flood event. What would you advise? Choose up to </w:t>
      </w:r>
      <w:r w:rsidDel="00000000" w:rsidR="00000000" w:rsidRPr="00000000">
        <w:rPr>
          <w:rtl w:val="0"/>
        </w:rPr>
        <w:t xml:space="preserve">three</w:t>
      </w:r>
    </w:p>
    <w:p w:rsidR="00000000" w:rsidDel="00000000" w:rsidP="00000000" w:rsidRDefault="00000000" w:rsidRPr="00000000">
      <w:pPr>
        <w:numPr>
          <w:ilvl w:val="0"/>
          <w:numId w:val="8"/>
        </w:numPr>
        <w:spacing w:after="0" w:before="0" w:line="259" w:lineRule="auto"/>
        <w:ind w:left="1080" w:hanging="360"/>
        <w:contextualSpacing w:val="1"/>
        <w:rPr>
          <w:ins w:author="Aneesh Subramanian" w:id="5" w:date="2016-01-17T08:12:44Z"/>
        </w:rPr>
      </w:pPr>
      <w:r w:rsidDel="00000000" w:rsidR="00000000" w:rsidRPr="00000000">
        <w:rPr>
          <w:rtl w:val="0"/>
        </w:rPr>
        <w:t xml:space="preserve">Primary Education rates</w:t>
      </w:r>
      <w:ins w:author="Aneesh Subramanian" w:id="5" w:date="2016-01-17T08:12:44Z">
        <w:r w:rsidDel="00000000" w:rsidR="00000000" w:rsidRPr="00000000">
          <w:rPr>
            <w:rtl w:val="0"/>
          </w:rPr>
        </w:r>
      </w:ins>
    </w:p>
    <w:p w:rsidR="00000000" w:rsidDel="00000000" w:rsidP="00000000" w:rsidRDefault="00000000" w:rsidRPr="00000000">
      <w:pPr>
        <w:numPr>
          <w:ilvl w:val="0"/>
          <w:numId w:val="8"/>
        </w:numPr>
        <w:spacing w:after="0" w:before="0" w:line="259" w:lineRule="auto"/>
        <w:ind w:left="1080" w:hanging="360"/>
        <w:contextualSpacing w:val="1"/>
        <w:rPr/>
        <w:pPrChange w:author="Aneesh Subramanian" w:id="0" w:date="2016-01-17T08:12:44Z">
          <w:pPr>
            <w:numPr>
              <w:ilvl w:val="0"/>
              <w:numId w:val="8"/>
            </w:numPr>
            <w:spacing w:after="0" w:before="0" w:line="259" w:lineRule="auto"/>
            <w:ind w:left="1080" w:hanging="360"/>
            <w:contextualSpacing w:val="1"/>
          </w:pPr>
        </w:pPrChange>
      </w:pPr>
      <w:ins w:author="Aneesh Subramanian" w:id="5" w:date="2016-01-17T08:12:44Z">
        <w:r w:rsidDel="00000000" w:rsidR="00000000" w:rsidRPr="00000000">
          <w:rPr>
            <w:rtl w:val="0"/>
          </w:rPr>
          <w:t xml:space="preserve">Probabilistic weather forecasts and decision making mechanisms</w:t>
        </w:r>
      </w:ins>
      <w:r w:rsidDel="00000000" w:rsidR="00000000" w:rsidRPr="00000000">
        <w:rPr>
          <w:rtl w:val="0"/>
        </w:rPr>
      </w:r>
    </w:p>
    <w:p w:rsidR="00000000" w:rsidDel="00000000" w:rsidP="00000000" w:rsidRDefault="00000000" w:rsidRPr="00000000">
      <w:pPr>
        <w:numPr>
          <w:ilvl w:val="0"/>
          <w:numId w:val="8"/>
        </w:numPr>
        <w:spacing w:after="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Land use mapping  with ongoing monitoring </w:t>
      </w:r>
      <w:r w:rsidDel="00000000" w:rsidR="00000000" w:rsidRPr="00000000">
        <w:rPr>
          <w:rtl w:val="0"/>
        </w:rPr>
      </w:r>
    </w:p>
    <w:p w:rsidR="00000000" w:rsidDel="00000000" w:rsidP="00000000" w:rsidRDefault="00000000" w:rsidRPr="00000000">
      <w:pPr>
        <w:numPr>
          <w:ilvl w:val="0"/>
          <w:numId w:val="8"/>
        </w:numPr>
        <w:spacing w:after="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Evaporation rates</w:t>
      </w:r>
    </w:p>
    <w:p w:rsidR="00000000" w:rsidDel="00000000" w:rsidP="00000000" w:rsidRDefault="00000000" w:rsidRPr="00000000">
      <w:pPr>
        <w:numPr>
          <w:ilvl w:val="0"/>
          <w:numId w:val="8"/>
        </w:numPr>
        <w:spacing w:after="0" w:before="0" w:line="259" w:lineRule="auto"/>
        <w:ind w:left="1080" w:hanging="360"/>
        <w:contextualSpacing w:val="1"/>
        <w:rPr>
          <w:u w:val="none"/>
        </w:rPr>
      </w:pPr>
      <w:r w:rsidDel="00000000" w:rsidR="00000000" w:rsidRPr="00000000">
        <w:rPr>
          <w:rtl w:val="0"/>
        </w:rPr>
        <w:t xml:space="preserve">Geology</w:t>
      </w:r>
    </w:p>
    <w:p w:rsidR="00000000" w:rsidDel="00000000" w:rsidP="00000000" w:rsidRDefault="00000000" w:rsidRPr="00000000">
      <w:pPr>
        <w:numPr>
          <w:ilvl w:val="0"/>
          <w:numId w:val="8"/>
        </w:numPr>
        <w:spacing w:after="0" w:before="0" w:line="259" w:lineRule="auto"/>
        <w:ind w:left="1080" w:hanging="360"/>
        <w:contextualSpacing w:val="1"/>
        <w:rPr/>
      </w:pPr>
      <w:r w:rsidDel="00000000" w:rsidR="00000000" w:rsidRPr="00000000">
        <w:rPr>
          <w:rFonts w:ascii="Calibri" w:cs="Calibri" w:eastAsia="Calibri" w:hAnsi="Calibri"/>
          <w:b w:val="0"/>
          <w:sz w:val="22"/>
          <w:szCs w:val="22"/>
          <w:rtl w:val="0"/>
        </w:rPr>
        <w:t xml:space="preserve">Discharge levels </w:t>
      </w:r>
      <w:r w:rsidDel="00000000" w:rsidR="00000000" w:rsidRPr="00000000">
        <w:rPr>
          <w:rtl w:val="0"/>
        </w:rPr>
      </w:r>
    </w:p>
    <w:p w:rsidR="00000000" w:rsidDel="00000000" w:rsidP="00000000" w:rsidRDefault="00000000" w:rsidRPr="00000000">
      <w:pPr>
        <w:numPr>
          <w:ilvl w:val="0"/>
          <w:numId w:val="8"/>
        </w:numPr>
        <w:spacing w:after="0" w:before="0" w:line="259" w:lineRule="auto"/>
        <w:ind w:left="1080" w:hanging="360"/>
        <w:contextualSpacing w:val="1"/>
        <w:rPr/>
      </w:pPr>
      <w:r w:rsidDel="00000000" w:rsidR="00000000" w:rsidRPr="00000000">
        <w:rPr>
          <w:rtl w:val="0"/>
        </w:rPr>
        <w:t xml:space="preserve">Employment levels</w:t>
      </w:r>
    </w:p>
    <w:p w:rsidR="00000000" w:rsidDel="00000000" w:rsidP="00000000" w:rsidRDefault="00000000" w:rsidRPr="00000000">
      <w:pPr>
        <w:numPr>
          <w:ilvl w:val="0"/>
          <w:numId w:val="8"/>
        </w:numPr>
        <w:spacing w:after="0" w:before="0" w:line="259" w:lineRule="auto"/>
        <w:ind w:left="1080" w:hanging="360"/>
        <w:contextualSpacing w:val="1"/>
        <w:rPr>
          <w:u w:val="none"/>
        </w:rPr>
      </w:pPr>
      <w:r w:rsidDel="00000000" w:rsidR="00000000" w:rsidRPr="00000000">
        <w:rPr>
          <w:rtl w:val="0"/>
        </w:rPr>
        <w:t xml:space="preserve">Doctor to patient ratio</w:t>
      </w:r>
    </w:p>
    <w:p w:rsidR="00000000" w:rsidDel="00000000" w:rsidP="00000000" w:rsidRDefault="00000000" w:rsidRPr="00000000">
      <w:pPr>
        <w:numPr>
          <w:ilvl w:val="0"/>
          <w:numId w:val="8"/>
        </w:numPr>
        <w:spacing w:after="0" w:before="0" w:line="259" w:lineRule="auto"/>
        <w:ind w:left="1080" w:hanging="360"/>
        <w:contextualSpacing w:val="1"/>
        <w:rPr>
          <w:u w:val="none"/>
        </w:rPr>
      </w:pPr>
      <w:r w:rsidDel="00000000" w:rsidR="00000000" w:rsidRPr="00000000">
        <w:rPr>
          <w:rtl w:val="0"/>
        </w:rPr>
        <w:t xml:space="preserve">Birth rates</w:t>
      </w:r>
    </w:p>
    <w:p w:rsidR="00000000" w:rsidDel="00000000" w:rsidP="00000000" w:rsidRDefault="00000000" w:rsidRPr="00000000">
      <w:pPr>
        <w:spacing w:after="160" w:before="0" w:line="259" w:lineRule="auto"/>
        <w:ind w:left="108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214688" cy="3209347"/>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214688" cy="3209347"/>
                    </a:xfrm>
                    <a:prstGeom prst="rect"/>
                    <a:ln/>
                  </pic:spPr>
                </pic:pic>
              </a:graphicData>
            </a:graphic>
          </wp:inline>
        </w:drawing>
      </w:r>
      <w:r w:rsidDel="00000000" w:rsidR="00000000" w:rsidRPr="00000000">
        <w:rPr>
          <w:rtl w:val="0"/>
        </w:rPr>
      </w:r>
    </w:p>
    <w:sectPr>
      <w:pgSz w:h="16838" w:w="11906"/>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2">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7">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8">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9">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0">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11">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3.png"/><Relationship Id="rId13" Type="http://schemas.openxmlformats.org/officeDocument/2006/relationships/image" Target="media/image07.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4" Type="http://schemas.openxmlformats.org/officeDocument/2006/relationships/image" Target="media/image14.png"/><Relationship Id="rId5" Type="http://schemas.openxmlformats.org/officeDocument/2006/relationships/image" Target="media/image19.jpg"/><Relationship Id="rId6" Type="http://schemas.openxmlformats.org/officeDocument/2006/relationships/image" Target="media/image06.png"/><Relationship Id="rId7" Type="http://schemas.openxmlformats.org/officeDocument/2006/relationships/image" Target="media/image16.png"/><Relationship Id="rId8" Type="http://schemas.openxmlformats.org/officeDocument/2006/relationships/image" Target="media/image10.png"/></Relationships>
</file>